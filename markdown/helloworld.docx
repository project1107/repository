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OpenEuler核心技术详解与难易程度分析</w:t>
      </w:r>
    </w:p>
    <w:p>
      <w:pPr>
        <w:pStyle w:val="6"/>
        <w:keepNext w:val="0"/>
        <w:keepLines w:val="0"/>
        <w:widowControl/>
        <w:suppressLineNumbers w:val="0"/>
      </w:pPr>
      <w:r>
        <w:t>OpenEuler作为面向企业级场景的开源操作系统，其技术体系围绕“高性能、高可靠、高安全、可扩展”设计，以下将分别详细解析</w:t>
      </w:r>
      <w:r>
        <w:rPr>
          <w:rStyle w:val="9"/>
        </w:rPr>
        <w:t>多核调度技术</w:t>
      </w:r>
      <w:r>
        <w:t>、</w:t>
      </w:r>
      <w:r>
        <w:rPr>
          <w:rStyle w:val="9"/>
        </w:rPr>
        <w:t>NUMA-aware Qspinlock</w:t>
      </w:r>
      <w:r>
        <w:t>、</w:t>
      </w:r>
      <w:r>
        <w:rPr>
          <w:rStyle w:val="9"/>
        </w:rPr>
        <w:t>鲲鹏加速引擎</w:t>
      </w:r>
      <w:r>
        <w:t>、</w:t>
      </w:r>
      <w:r>
        <w:rPr>
          <w:rStyle w:val="9"/>
        </w:rPr>
        <w:t>iSulad轻量级容器技术</w:t>
      </w:r>
      <w:r>
        <w:t>、</w:t>
      </w:r>
      <w:r>
        <w:rPr>
          <w:rStyle w:val="9"/>
        </w:rPr>
        <w:t>智能调优A-Tune</w:t>
      </w:r>
      <w:r>
        <w:t>五大核心技术，并从“理论基础要求”“代码实现复杂度”“场景理解难度”三个维度评估其讲解难易程度（满分10分，分数越高难度越大）。</w:t>
      </w:r>
    </w:p>
    <w:p>
      <w:pPr>
        <w:pStyle w:val="3"/>
        <w:keepNext w:val="0"/>
        <w:keepLines w:val="0"/>
        <w:widowControl/>
        <w:suppressLineNumbers w:val="0"/>
      </w:pPr>
      <w:r>
        <w:t>一、OpenEuler的多核调度技术</w:t>
      </w:r>
    </w:p>
    <w:p>
      <w:pPr>
        <w:pStyle w:val="4"/>
        <w:keepNext w:val="0"/>
        <w:keepLines w:val="0"/>
        <w:widowControl/>
        <w:suppressLineNumbers w:val="0"/>
      </w:pPr>
      <w:r>
        <w:t>1. 技术定义与核心目标</w:t>
      </w:r>
    </w:p>
    <w:p>
      <w:pPr>
        <w:pStyle w:val="6"/>
        <w:keepNext w:val="0"/>
        <w:keepLines w:val="0"/>
        <w:widowControl/>
        <w:suppressLineNumbers w:val="0"/>
      </w:pPr>
      <w:r>
        <w:t>多核调度是操作系统内核的核心功能之一，负责将进程/线程合理分配到多个CPU核心上，平衡“吞吐量（Throughput）”“响应延迟（Latency）”“公平性（Fairness）”三大目标。OpenEuler的多核调度在Linux CFS（完全公平调度器）基础上，针对企业级场景（如数据库、大数据、AI训练）进行了深度优化，解决传统调度在多核集群下的“负载不均”“缓存失效”“锁竞争”等问题。</w:t>
      </w:r>
    </w:p>
    <w:p>
      <w:pPr>
        <w:pStyle w:val="4"/>
        <w:keepNext w:val="0"/>
        <w:keepLines w:val="0"/>
        <w:widowControl/>
        <w:suppressLineNumbers w:val="0"/>
      </w:pPr>
      <w:r>
        <w:t>2. 关键技术特性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负载感知与动态均衡</w:t>
      </w:r>
      <w:r>
        <w:t>：传统CFS的负载均衡依赖“周期性检查”，在多核（如鲲鹏920 64核）场景下易出现“局部过载”。OpenEuler新增“实时负载预测模型”，通过分析进程的CPU使用率、IO等待时间、内存访问频率，提前将高负载线程迁移到空闲核心，均衡粒度从“CPU节点”细化到“核心组（Core Group）”。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缓存亲和性优化</w:t>
      </w:r>
      <w:r>
        <w:t>：基于CPU的“缓存层级（L1/L2/L3）”设计，优先将进程调度到其曾运行过的核心（或共享L3缓存的核心），减少“缓存失效（Cache Miss）”。例如，对于数据库事务进程，若其频繁访问的内存数据已缓存在某核心的L3缓存中，调度器会避免将其迁移到其他L3缓存域的核心，降低内存访问延迟。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实时性增强</w:t>
      </w:r>
      <w:r>
        <w:t>：针对混合部署场景（如“实时控制进程+普通业务进程”），扩展CFS的“带宽控制”能力，通过</w:t>
      </w:r>
      <w:r>
        <w:rPr>
          <w:rStyle w:val="11"/>
        </w:rPr>
        <w:t>sched_rt_bandwidth</w:t>
      </w:r>
      <w:r>
        <w:t>机制为实时进程预留固定CPU带宽，避免普通进程抢占资源导致实时任务延迟超阈值。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鲲鹏架构适配</w:t>
      </w:r>
      <w:r>
        <w:t>：针对鲲鹏CPU的“大小核（如鲲鹏9000S的24大核+4小核）”设计，实现“进程-核心类型”绑定：计算密集型进程（如AI训练）绑定大核，轻量型进程（如日志采集）绑定小核，最大化硬件利用率。</w:t>
      </w:r>
    </w:p>
    <w:p>
      <w:pPr>
        <w:pStyle w:val="4"/>
        <w:keepNext w:val="0"/>
        <w:keepLines w:val="0"/>
        <w:widowControl/>
        <w:suppressLineNumbers w:val="0"/>
      </w:pPr>
      <w:r>
        <w:t>3. 难易程度评分（8/10）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1"/>
        <w:gridCol w:w="7508"/>
        <w:gridCol w:w="71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具体分析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子分数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理论基础要求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需掌握操作系统调度原理（CFS调度模型、调度类、优先级）、CPU架构（缓存层级、多核拓扑）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代码实现复杂度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涉及内核调度器修改（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kernel/sched/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目录下的负载均衡逻辑、亲和性判断函数），需理解内核锁机制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场景理解难度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需结合企业级实际场景（如数据库高并发、AI训练高负载）分析优化效果，场景复杂度高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综合分数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8/10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二、OpenEuler的NUMA-aware Qspinlock</w:t>
      </w:r>
    </w:p>
    <w:p>
      <w:pPr>
        <w:pStyle w:val="4"/>
        <w:keepNext w:val="0"/>
        <w:keepLines w:val="0"/>
        <w:widowControl/>
        <w:suppressLineNumbers w:val="0"/>
      </w:pPr>
      <w:r>
        <w:t>1. 技术定义与核心目标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前置概念</w:t>
      </w:r>
      <w:r>
        <w:t xml:space="preserve">：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NUMA（非统一内存访问）</w:t>
      </w:r>
      <w:r>
        <w:t>：多CPU节点架构中，每个节点有独立内存，访问本地内存速度远快于远程内存（如鲲鹏服务器的2路CPU，节点0访问节点0内存延迟</w:t>
      </w:r>
      <w:del w:id="0">
        <w:r>
          <w:rPr/>
          <w:delText>50ns，访问节点1内存延迟</w:delText>
        </w:r>
      </w:del>
      <w:r>
        <w:t xml:space="preserve">120ns）。 </w:t>
      </w:r>
    </w:p>
    <w:p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Qspinlock（队列自旋锁）</w:t>
      </w:r>
      <w:r>
        <w:t>：Linux内核的自旋锁优化方案，将传统“忙等竞争”改为“队列排队”，减少CPU缓存风暴，但传统Qspinlock未考虑NUMA节点差异，易导致“远程CPU排队等待本地锁”，增加锁等待延迟。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NUMA-aware Qspinlock</w:t>
      </w:r>
      <w:r>
        <w:t>：OpenEuler针对NUMA架构优化的Qspinlock，核心目标是“让锁请求优先在本地NUMA节点处理”，减少跨节点锁竞争，降低锁等待延迟，提升多核场景下的系统吞吐量。</w:t>
      </w:r>
    </w:p>
    <w:p>
      <w:pPr>
        <w:pStyle w:val="4"/>
        <w:keepNext w:val="0"/>
        <w:keepLines w:val="0"/>
        <w:widowControl/>
        <w:suppressLineNumbers w:val="0"/>
      </w:pPr>
      <w:r>
        <w:t>2. 关键技术原理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锁节点归属标记</w:t>
      </w:r>
      <w:r>
        <w:t>：在Qspinlock的锁结构中新增“NUMA节点ID”字段，标记当前持有锁的CPU所属节点（如节点0的CPU持有锁时，锁节点ID设为0）。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本地优先排队机制</w:t>
      </w:r>
      <w:r>
        <w:t xml:space="preserve">：当CPU请求锁时，先检查锁的“节点ID”：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若锁归属本地节点，直接加入本地节点的等待队列，优先被本地释放的锁唤醒； </w:t>
      </w:r>
    </w:p>
    <w:p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若锁归属远程节点，仅在本地节点无等待者时，才加入远程节点队列，避免“本地CPU长期等待远程锁”。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跨节点锁迁移优化</w:t>
      </w:r>
      <w:r>
        <w:t>：当本地节点的锁长期空闲（如持有锁的进程进入IO等待），自动将锁“迁移”到有请求的本地CPU，避免后续请求跨节点竞争。例如，节点0的锁持有进程进入sleep，锁结构的节点ID自动更新为“请求者所在的节点0”，后续节点0的CPU请求可直接获取锁。</w:t>
      </w:r>
    </w:p>
    <w:p>
      <w:pPr>
        <w:pStyle w:val="4"/>
        <w:keepNext w:val="0"/>
        <w:keepLines w:val="0"/>
        <w:widowControl/>
        <w:suppressLineNumbers w:val="0"/>
      </w:pPr>
      <w:r>
        <w:t>3. 应用场景</w:t>
      </w:r>
    </w:p>
    <w:p>
      <w:pPr>
        <w:pStyle w:val="6"/>
        <w:keepNext w:val="0"/>
        <w:keepLines w:val="0"/>
        <w:widowControl/>
        <w:suppressLineNumbers w:val="0"/>
      </w:pPr>
      <w:r>
        <w:t>主要用于</w:t>
      </w:r>
      <w:r>
        <w:rPr>
          <w:rStyle w:val="9"/>
        </w:rPr>
        <w:t>高并发锁竞争场景</w:t>
      </w:r>
      <w:r>
        <w:t xml:space="preserve">，如：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数据库（MySQL、PostgreSQL）的行锁、表锁竞争；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分布式存储（Ceph、GlusterFS）的元数据锁竞争；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多核进程的共享内存同步（如多线程计算任务的互斥锁）。</w:t>
      </w:r>
      <w:r>
        <w:br w:type="textWrapping"/>
      </w:r>
      <w:r>
        <w:t>在鲲鹏2路/4路服务器上，该技术可使锁等待延迟降低20%-30%，系统吞吐量提升15%以上。</w:t>
      </w:r>
    </w:p>
    <w:p>
      <w:pPr>
        <w:pStyle w:val="4"/>
        <w:keepNext w:val="0"/>
        <w:keepLines w:val="0"/>
        <w:widowControl/>
        <w:suppressLineNumbers w:val="0"/>
      </w:pPr>
      <w:r>
        <w:t>4. 难易程度评分（7/10）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1"/>
        <w:gridCol w:w="7566"/>
        <w:gridCol w:w="70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具体分析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子分数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理论基础要求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需掌握NUMA架构原理、自旋锁机制（Qspinlock队列模型、MCS锁变种）、CPU缓存一致性协议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代码实现复杂度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涉及内核锁结构修改（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include/linux/qspinlock.h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）、排队逻辑优化，需理解内核原子操作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场景理解难度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场景聚焦“NUMA架构下的锁竞争”，需通过性能工具（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perf lock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）分析锁延迟，场景较明确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综合分数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7/10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三、OpenEuler的鲲鹏加速引擎</w:t>
      </w:r>
    </w:p>
    <w:p>
      <w:pPr>
        <w:pStyle w:val="4"/>
        <w:keepNext w:val="0"/>
        <w:keepLines w:val="0"/>
        <w:widowControl/>
        <w:suppressLineNumbers w:val="0"/>
      </w:pPr>
      <w:r>
        <w:t>1. 技术定义与核心目标</w:t>
      </w:r>
    </w:p>
    <w:p>
      <w:pPr>
        <w:pStyle w:val="6"/>
        <w:keepNext w:val="0"/>
        <w:keepLines w:val="0"/>
        <w:widowControl/>
        <w:suppressLineNumbers w:val="0"/>
      </w:pPr>
      <w:r>
        <w:t>鲲鹏加速引擎是OpenEuler与鲲鹏CPU深度协同的“硬件-软件协同加速框架”，通过“CPU硬件加速指令+内核/用户态驱动+应用层接口”的三层架构，为高频业务场景（如加密、压缩、存储IO）提供硬件级加速，替代传统“纯软件计算”，降低CPU占用率，提升业务处理性能。</w:t>
      </w:r>
    </w:p>
    <w:p>
      <w:pPr>
        <w:pStyle w:val="4"/>
        <w:keepNext w:val="0"/>
        <w:keepLines w:val="0"/>
        <w:widowControl/>
        <w:suppressLineNumbers w:val="0"/>
      </w:pPr>
      <w:r>
        <w:t>2. 核心加速能力与技术细节</w:t>
      </w:r>
    </w:p>
    <w:p>
      <w:pPr>
        <w:pStyle w:val="6"/>
        <w:keepNext w:val="0"/>
        <w:keepLines w:val="0"/>
        <w:widowControl/>
        <w:suppressLineNumbers w:val="0"/>
      </w:pPr>
      <w:r>
        <w:t>OpenEuler的鲲鹏加速引擎主要覆盖三大类加速：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0"/>
        <w:gridCol w:w="2292"/>
        <w:gridCol w:w="2801"/>
        <w:gridCol w:w="2032"/>
        <w:gridCol w:w="179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加速类型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硬件基础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软件实现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应用场景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性能提升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密码加速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鲲鹏CPU的Crypto加速单元（支持SM4、AES、SHA-256等国密/国际算法）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内核态：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kcld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驱动（内核密码服务）；用户态：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openssl-kunpeng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插件（对接OpenSSL接口）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HTTPS加密、VPN隧道、数据加密存储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纯软件对比：SM4加密性能提升5-8倍，CPU占用率降低70%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压缩加速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鲲鹏CPU的Zip加速单元（支持Deflate算法）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内核态：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zlib-kunpeng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驱动；用户态：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libzip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库（兼容zlib接口）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日志压缩、文件压缩（如ZIP打包）、HTTP数据压缩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纯软件对比：压缩速度提升3-5倍，CPU占用率降低60%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存储IO加速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鲲鹏CPU的NVMe控制器接口、IO虚拟化加速指令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内核态：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nvme-kunpeng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驱动（优化IO队列调度）；用户态：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SPDK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（存储性能开发工具包）适配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分布式存储（如Ceph OSD）、数据库IO（如MySQL存储引擎）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随机读写IOPS提升20%-40%，IO延迟降低15%-25%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</w:pPr>
      <w:r>
        <w:t>3. 技术优势：“透明化加速”</w:t>
      </w:r>
    </w:p>
    <w:p>
      <w:pPr>
        <w:pStyle w:val="6"/>
        <w:keepNext w:val="0"/>
        <w:keepLines w:val="0"/>
        <w:widowControl/>
        <w:suppressLineNumbers w:val="0"/>
      </w:pPr>
      <w:r>
        <w:t>应用无需修改代码即可享受加速：例如，传统使用OpenSSL进行HTTPS加密的Web服务，仅需将OpenSSL替换为“</w:t>
      </w:r>
      <w:r>
        <w:rPr>
          <w:rStyle w:val="11"/>
        </w:rPr>
        <w:t>openssl-kunpeng</w:t>
      </w:r>
      <w:r>
        <w:t>”，即可自动调用鲲鹏Crypto硬件加速，无需修改业务逻辑，降低应用适配成本。</w:t>
      </w:r>
    </w:p>
    <w:p>
      <w:pPr>
        <w:pStyle w:val="4"/>
        <w:keepNext w:val="0"/>
        <w:keepLines w:val="0"/>
        <w:widowControl/>
        <w:suppressLineNumbers w:val="0"/>
      </w:pPr>
      <w:r>
        <w:t>4. 难易程度评分（6/10）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9"/>
        <w:gridCol w:w="7463"/>
        <w:gridCol w:w="71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具体分析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子分数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理论基础要求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需掌握CPU硬件加速原理（指令集、加速单元架构）、密码学/压缩算法基础，无需深入内核细节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代码实现复杂度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核心是“驱动适配+接口封装”，用户态开发难度低（如OpenSSL插件开发），内核驱动需硬件知识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场景理解难度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场景聚焦“加密/压缩/IO”，业务场景明确，可通过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perf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</w:t>
            </w:r>
            <w:r>
              <w:rPr>
                <w:rStyle w:val="11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iostat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等工具直观观测加速效果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综合分数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四、iSulad轻量级容器技术</w:t>
      </w:r>
    </w:p>
    <w:p>
      <w:pPr>
        <w:pStyle w:val="4"/>
        <w:keepNext w:val="0"/>
        <w:keepLines w:val="0"/>
        <w:widowControl/>
        <w:suppressLineNumbers w:val="0"/>
      </w:pPr>
      <w:r>
        <w:t>1. 技术定义与核心定位</w:t>
      </w:r>
    </w:p>
    <w:p>
      <w:pPr>
        <w:pStyle w:val="6"/>
        <w:keepNext w:val="0"/>
        <w:keepLines w:val="0"/>
        <w:widowControl/>
        <w:suppressLineNumbers w:val="0"/>
      </w:pPr>
      <w:r>
        <w:t>iSulad（全称“Intelligent Secure Lightweight Container Daemon”）是OpenEuler自主研发的轻量级容器运行时，定位“企业级生产环境的轻量容器解决方案”，对标Docker但在“启动速度、资源占用、安全性、国产化适配”上做了优化，核心目标是为边缘计算、云原生微服务、轻量级虚拟化场景提供高效、可靠的容器运行环境。</w:t>
      </w:r>
    </w:p>
    <w:p>
      <w:pPr>
        <w:pStyle w:val="4"/>
        <w:keepNext w:val="0"/>
        <w:keepLines w:val="0"/>
        <w:widowControl/>
        <w:suppressLineNumbers w:val="0"/>
      </w:pPr>
      <w:r>
        <w:t>2. 关键技术特性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轻量级设计</w:t>
      </w:r>
      <w:r>
        <w:t xml:space="preserve">： 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二进制体积仅</w:t>
      </w:r>
      <w:del w:id="1">
        <w:r>
          <w:rPr/>
          <w:delText>10MB（Docker约</w:delText>
        </w:r>
      </w:del>
      <w:r>
        <w:t xml:space="preserve">50MB），内存占用降低50%以上； </w:t>
      </w:r>
    </w:p>
    <w:p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容器启动速度：单容器启动时间&lt;100ms（Docker约200-300ms），100个容器批量启动时间&lt;2s，适合边缘节点（如物联网网关）的资源受限场景。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高安全性</w:t>
      </w:r>
      <w:r>
        <w:t xml:space="preserve">： 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基于OpenEuler的“安全容器”架构，支持“内核态隔离（namespace/cgroup）+ 硬件辅助隔离（鲲鹏CPU的虚拟化扩展）”； 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集成国密算法（SM2/SM3/SM4），实现容器镜像签名验证，防止镜像篡改； </w:t>
      </w:r>
    </w:p>
    <w:p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支持“最小权限原则”，容器默认仅授予必要的系统调用权限，减少攻击面。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兼容性与生态适配</w:t>
      </w:r>
      <w:r>
        <w:t xml:space="preserve">： 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兼容OCI（开放容器倡议）标准，可运行Docker镜像（通过</w:t>
      </w:r>
      <w:r>
        <w:rPr>
          <w:rStyle w:val="11"/>
        </w:rPr>
        <w:t>isula pull</w:t>
      </w:r>
      <w:r>
        <w:t xml:space="preserve">拉取Docker Hub镜像）； 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对接Kubernetes生态，通过</w:t>
      </w:r>
      <w:r>
        <w:rPr>
          <w:rStyle w:val="11"/>
        </w:rPr>
        <w:t>cri-isulad</w:t>
      </w:r>
      <w:r>
        <w:t xml:space="preserve">插件实现与K8s的集成，支持K8s的容器调度与管理； </w:t>
      </w:r>
    </w:p>
    <w:p>
      <w:pPr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1" w:after="0" w:afterAutospacing="1"/>
        <w:ind w:left="1440" w:hanging="360"/>
      </w:pPr>
      <w:r>
        <w:t>适配鲲鹏架构，优化容器的CPU亲和性、内存分配策略，提升容器在鲲鹏服务器上的性能。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边缘场景优化</w:t>
      </w:r>
      <w:r>
        <w:t xml:space="preserve">： 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支持“离线部署”：提前下载镜像到本地，无网络环境下可启动容器； </w:t>
      </w:r>
    </w:p>
    <w:p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低功耗设计：通过“容器休眠唤醒”机制，边缘节点空闲时降低容器CPU占用，延长设备续航。</w:t>
      </w:r>
    </w:p>
    <w:p>
      <w:pPr>
        <w:pStyle w:val="4"/>
        <w:keepNext w:val="0"/>
        <w:keepLines w:val="0"/>
        <w:widowControl/>
        <w:suppressLineNumbers w:val="0"/>
      </w:pPr>
      <w:r>
        <w:t>3. 与Docker的核心差异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0"/>
        <w:gridCol w:w="3320"/>
        <w:gridCol w:w="4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iSulad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Docker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体积与资源占用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体积~10MB，内存占用低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体积~50MB，内存占用较高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启动速度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单容器&lt;100ms，批量启动快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单容器~200ms，批量启动较慢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安全性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集成国密算法，硬件辅助隔离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依赖第三方工具（如Notary），隔离较弱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边缘适配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优化离线部署、低功耗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边缘场景支持较弱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国产化适配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深度适配鲲鹏、飞腾等国产CPU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国产CPU适配需额外补丁</w:t>
            </w:r>
          </w:p>
        </w:tc>
      </w:tr>
    </w:tbl>
    <w:p>
      <w:pPr>
        <w:pStyle w:val="4"/>
        <w:keepNext w:val="0"/>
        <w:keepLines w:val="0"/>
        <w:widowControl/>
        <w:suppressLineNumbers w:val="0"/>
      </w:pPr>
      <w:r>
        <w:t>4. 难易程度评分（5/10）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5"/>
        <w:gridCol w:w="7328"/>
        <w:gridCol w:w="7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具体分析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子分数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理论基础要求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需掌握容器基础（namespace、cgroup、OCI标准）、K8s CRI接口，理论门槛较低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代码实现复杂度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核心是“容器生命周期管理+OCI运行时封装”，代码结构清晰（Go语言开发），易理解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场景理解难度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场景覆盖边缘、云原生，可通过“启动容器、集成K8s”等实操理解，场景直观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综合分数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5/10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五、OpenEuler智能调优A-Tune</w:t>
      </w:r>
    </w:p>
    <w:p>
      <w:pPr>
        <w:pStyle w:val="4"/>
        <w:keepNext w:val="0"/>
        <w:keepLines w:val="0"/>
        <w:widowControl/>
        <w:suppressLineNumbers w:val="0"/>
      </w:pPr>
      <w:r>
        <w:t>1. 技术定义与核心目标</w:t>
      </w:r>
    </w:p>
    <w:p>
      <w:pPr>
        <w:pStyle w:val="6"/>
        <w:keepNext w:val="0"/>
        <w:keepLines w:val="0"/>
        <w:widowControl/>
        <w:suppressLineNumbers w:val="0"/>
      </w:pPr>
      <w:r>
        <w:t>A-Tune（全称“AI-based Tuning”）是OpenEuler的智能调优平台，基于“机器学习+系统性能模型”，实现操作系统与应用的“全自动、场景化、自适应”调优。核心目标是解决传统“人工调优”的痛点（如依赖专家经验、调优周期长、难以适配动态场景），让系统在不同业务场景下自动达到最优性能。</w:t>
      </w:r>
    </w:p>
    <w:p>
      <w:pPr>
        <w:pStyle w:val="4"/>
        <w:keepNext w:val="0"/>
        <w:keepLines w:val="0"/>
        <w:widowControl/>
        <w:suppressLineNumbers w:val="0"/>
      </w:pPr>
      <w:r>
        <w:t>2. 核心技术架构与工作流程</w:t>
      </w:r>
    </w:p>
    <w:p>
      <w:pPr>
        <w:pStyle w:val="6"/>
        <w:keepNext w:val="0"/>
        <w:keepLines w:val="0"/>
        <w:widowControl/>
        <w:suppressLineNumbers w:val="0"/>
      </w:pPr>
      <w:r>
        <w:t>A-Tune采用“三层架构”，工作流程分为“感知-分析-调优-反馈”四步：</w:t>
      </w:r>
    </w:p>
    <w:p>
      <w:pPr>
        <w:pStyle w:val="5"/>
        <w:keepNext w:val="0"/>
        <w:keepLines w:val="0"/>
        <w:widowControl/>
        <w:suppressLineNumbers w:val="0"/>
      </w:pPr>
      <w:r>
        <w:t>（1）三层架构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数据采集层</w:t>
      </w:r>
      <w:r>
        <w:t>：通过</w:t>
      </w:r>
      <w:r>
        <w:rPr>
          <w:rStyle w:val="11"/>
        </w:rPr>
        <w:t>collectd</w:t>
      </w:r>
      <w:r>
        <w:t>“</w:t>
      </w:r>
      <w:r>
        <w:rPr>
          <w:rStyle w:val="11"/>
        </w:rPr>
        <w:t>perf</w:t>
      </w:r>
      <w:r>
        <w:t>“</w:t>
      </w:r>
      <w:r>
        <w:rPr>
          <w:rStyle w:val="11"/>
        </w:rPr>
        <w:t>sar</w:t>
      </w:r>
      <w:r>
        <w:t>等工具，采集系统指标（CPU使用率、内存页缺失、IO延迟）、应用指标（吞吐量、响应时间）、硬件指标（CPU频率、缓存命中率），形成时序数据库。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智能分析层</w:t>
      </w:r>
      <w:r>
        <w:t xml:space="preserve">：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场景识别：基于机器学习模型（如决策树、聚类算法），自动识别当前业务场景（如“MySQL数据库”“Nginx Web服务”“AI训练”）； </w:t>
      </w:r>
    </w:p>
    <w:p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性能诊断：通过“指标关联分析”定位性能瓶颈（如“CPU频率过低导致吞吐量不足”“内存页缺失过高导致延迟增加”）。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调优执行层</w:t>
      </w:r>
      <w:r>
        <w:t xml:space="preserve">： 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调优策略库：内置场景化调优策略（如MySQL场景：调整CPU频率为高性能模式、优化内存页大小、调整IO调度算法为</w:t>
      </w:r>
      <w:r>
        <w:rPr>
          <w:rStyle w:val="11"/>
        </w:rPr>
        <w:t>mq-deadline</w:t>
      </w:r>
      <w:r>
        <w:t xml:space="preserve">）； </w:t>
      </w:r>
    </w:p>
    <w:p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自适应执行：根据分析结果，自动调用</w:t>
      </w:r>
      <w:r>
        <w:rPr>
          <w:rStyle w:val="11"/>
        </w:rPr>
        <w:t>sysctl</w:t>
      </w:r>
      <w:r>
        <w:t>“</w:t>
      </w:r>
      <w:r>
        <w:rPr>
          <w:rStyle w:val="11"/>
        </w:rPr>
        <w:t>cpupower</w:t>
      </w:r>
      <w:r>
        <w:t>“</w:t>
      </w:r>
      <w:r>
        <w:rPr>
          <w:rStyle w:val="11"/>
        </w:rPr>
        <w:t>tuned</w:t>
      </w:r>
      <w:r>
        <w:t>等工具修改系统参数，无需人工干预。</w:t>
      </w:r>
    </w:p>
    <w:p>
      <w:pPr>
        <w:pStyle w:val="5"/>
        <w:keepNext w:val="0"/>
        <w:keepLines w:val="0"/>
        <w:widowControl/>
        <w:suppressLineNumbers w:val="0"/>
      </w:pPr>
      <w:r>
        <w:t>（2）核心特性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场景化调优</w:t>
      </w:r>
      <w:r>
        <w:t xml:space="preserve">：覆盖20+主流场景（数据库、Web服务、大数据、AI），例如： 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Nginx场景：自动提升CPU频率、增大TCP连接队列、优化网卡中断亲和性，提升并发请求处理能力； </w:t>
      </w:r>
    </w:p>
    <w:p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TensorFlow训练场景：自动绑定CPU核心、调整内存大页、关闭CPU节能模式，提升训练速度。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动态自适应</w:t>
      </w:r>
      <w:r>
        <w:t>：实时监控业务负载变化，动态调整参数。例如，Web服务从“低并发”切换到“高并发”时，A-Tune自动增加TCP连接数上限、提升网卡队列长度，避免性能下降。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可视化与可追溯</w:t>
      </w:r>
      <w:r>
        <w:t>：提供Web控制台（A-Tune Dashboard），展示调优前后的性能对比（如吞吐量提升30%、延迟降低25%），并记录调优操作日志，支持回滚。</w:t>
      </w:r>
    </w:p>
    <w:p>
      <w:pPr>
        <w:pStyle w:val="4"/>
        <w:keepNext w:val="0"/>
        <w:keepLines w:val="0"/>
        <w:widowControl/>
        <w:suppressLineNumbers w:val="0"/>
      </w:pPr>
      <w:r>
        <w:t>3. 难易程度评分（7/10）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6"/>
        <w:gridCol w:w="7327"/>
        <w:gridCol w:w="73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评估维度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具体分析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子分数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理论基础要求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需掌握系统性能指标（CPU/内存/IO）、机器学习基础（场景识别模型）、调优工具原理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代码实现复杂度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核心是“数据采集+模型训练+调优执行”，代码以Python为主，模型部分需机器学习知识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场景理解难度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需理解不同业务的性能瓶颈（如数据库vs Web服务的瓶颈差异），场景多样性高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综合分数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7/10</w:t>
            </w:r>
          </w:p>
        </w:tc>
      </w:tr>
    </w:tbl>
    <w:p>
      <w:pPr>
        <w:pStyle w:val="3"/>
        <w:keepNext w:val="0"/>
        <w:keepLines w:val="0"/>
        <w:widowControl/>
        <w:suppressLineNumbers w:val="0"/>
      </w:pPr>
      <w:r>
        <w:t>六、五大技术难易程度总览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9"/>
        <w:gridCol w:w="1101"/>
        <w:gridCol w:w="3189"/>
        <w:gridCol w:w="254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技术名称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综合难度评分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核心难点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b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适合人群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OpenEuler多核调度技术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8/10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调度原理与多核架构结合、企业级场景优化分析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操作系统内核开发者、性能优化专家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OpenEuler NUMA-aware Qspinlock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7/10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NUMA架构理解、自旋锁队列优化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内核锁开发者、NUMA系统调优工程师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OpenEuler鲲鹏加速引擎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6/10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硬件加速指令与软件适配、透明化接口设计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驱动开发者、应用性能优化工程师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iSulad轻量级容器技术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5/10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容器标准兼容、边缘场景优化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云原生开发者、边缘计算工程师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OpenEuler智能调优A-Tune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7/10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性能指标关联分析、机器学习模型落地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系统调优工程师、AI运维工程师</w:t>
            </w:r>
          </w:p>
        </w:tc>
      </w:tr>
    </w:tbl>
    <w:p>
      <w:pPr>
        <w:pStyle w:val="6"/>
        <w:keepNext w:val="0"/>
        <w:keepLines w:val="0"/>
        <w:widowControl/>
        <w:suppressLineNumbers w:val="0"/>
      </w:pPr>
      <w:r>
        <w:t>综上，</w:t>
      </w:r>
      <w:r>
        <w:rPr>
          <w:rStyle w:val="9"/>
        </w:rPr>
        <w:t>iSulad</w:t>
      </w:r>
      <w:r>
        <w:t>因“理论门槛低、场景直观”最易讲解，</w:t>
      </w:r>
      <w:r>
        <w:rPr>
          <w:rStyle w:val="9"/>
        </w:rPr>
        <w:t>多核调度技术</w:t>
      </w:r>
      <w:r>
        <w:t>因“内核深度深、场景复杂”最难讲解，其余三项技术难度居中，且均需结合OpenEuler与鲲鹏的协同特性理解。</w:t>
      </w: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</w:pPr>
    </w:p>
    <w:p>
      <w:pPr>
        <w:pStyle w:val="6"/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网站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"https://www.strerr.com/cn/markdown2word.html"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0"/>
          <w:rFonts w:ascii="宋体" w:hAnsi="宋体" w:eastAsia="宋体" w:cs="宋体"/>
          <w:sz w:val="24"/>
          <w:szCs w:val="24"/>
        </w:rPr>
        <w:t>markdown在线转word - www.strerr.com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https://www.strerr.com/cn/markdown2word.html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5B654F3"/>
    <w:multiLevelType w:val="multilevel"/>
    <w:tmpl w:val="25B654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3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">
    <w15:presenceInfo w15:providerId="None" w15:userId="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</w:compat>
  <w:rsids>
    <w:rsidRoot w:val="00000000"/>
    <w:rsid w:val="6A2D33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2025-09-22T13:36:15Z</dcterms:created>
  <dc:creator>戴尔</dc:creator>
  <cp:lastModifiedBy>匆匆那年</cp:lastModifiedBy>
  <dcterms:modified xsi:type="dcterms:W3CDTF">2025-09-22T13:36:44Z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